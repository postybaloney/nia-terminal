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ns w:author="Luc LaMontagne" w:id="2" w:date="2026-04-04T23:39:26Z"/>
        </w:rPr>
      </w:pPr>
      <w:commentRangeStart w:id="0"/>
      <w:r w:rsidDel="00000000" w:rsidR="00000000" w:rsidRPr="00000000">
        <w:rPr>
          <w:rtl w:val="0"/>
        </w:rPr>
        <w:t xml:space="preserve">Wearables became trillion-dollar platforms not simply because they introduced new hardware, but because they made the human body legible. </w:t>
      </w:r>
      <w:r w:rsidDel="00000000" w:rsidR="00000000" w:rsidRPr="00000000">
        <w:rPr>
          <w:rtl w:val="0"/>
        </w:rPr>
        <w:t xml:space="preserve">The winning products from Fitbit to the Apple Watch to the WHOOP Strap did not just measure biology</w:t>
      </w:r>
      <w:ins w:author="Luc LaMontagne" w:id="0" w:date="2026-04-04T23:24:09Z">
        <w:r w:rsidDel="00000000" w:rsidR="00000000" w:rsidRPr="00000000">
          <w:rPr>
            <w:rtl w:val="0"/>
          </w:rPr>
          <w:t xml:space="preserve">,</w:t>
        </w:r>
      </w:ins>
      <w:del w:author="Luc LaMontagne" w:id="0" w:date="2026-04-04T23:24:09Z">
        <w:r w:rsidDel="00000000" w:rsidR="00000000" w:rsidRPr="00000000">
          <w:rPr>
            <w:rtl w:val="0"/>
          </w:rPr>
          <w:delText xml:space="preserve">.</w:delText>
        </w:r>
      </w:del>
      <w:r w:rsidDel="00000000" w:rsidR="00000000" w:rsidRPr="00000000">
        <w:rPr>
          <w:rtl w:val="0"/>
        </w:rPr>
        <w:t xml:space="preserve"> </w:t>
      </w:r>
      <w:ins w:author="Luc LaMontagne" w:id="1" w:date="2026-04-04T23:24:11Z">
        <w:r w:rsidDel="00000000" w:rsidR="00000000" w:rsidRPr="00000000">
          <w:rPr>
            <w:rtl w:val="0"/>
          </w:rPr>
          <w:t xml:space="preserve">t</w:t>
        </w:r>
      </w:ins>
      <w:del w:author="Luc LaMontagne" w:id="1" w:date="2026-04-04T23:24:11Z">
        <w:r w:rsidDel="00000000" w:rsidR="00000000" w:rsidRPr="00000000">
          <w:rPr>
            <w:rtl w:val="0"/>
          </w:rPr>
          <w:delText xml:space="preserve">T</w:delText>
        </w:r>
      </w:del>
      <w:r w:rsidDel="00000000" w:rsidR="00000000" w:rsidRPr="00000000">
        <w:rPr>
          <w:rtl w:val="0"/>
        </w:rPr>
        <w:t xml:space="preserve">hey translated it. Continuous physiological noise was compressed into simple, decision-ready abstractions. Sleep became a score. Heart rate variability became recovery. Activity became rings or strain. What mattered was not the sensor, but the system: continuous passive data collection, aggressive compression into intuitive metrics, and tight feedback loops that nudged behavior daily. In doing so, wearables turned biology into something operable, a control system rather than a black box.</w:t>
      </w:r>
      <w:ins w:author="Luc LaMontagne" w:id="2" w:date="2026-04-04T23:39:26Z">
        <w:commentRangeEnd w:id="0"/>
        <w:r w:rsidDel="00000000" w:rsidR="00000000" w:rsidRPr="00000000">
          <w:commentReference w:id="0"/>
        </w:r>
        <w:r w:rsidDel="00000000" w:rsidR="00000000" w:rsidRPr="00000000">
          <w:rPr>
            <w:rtl w:val="0"/>
          </w:rPr>
        </w:r>
      </w:ins>
    </w:p>
    <w:p w:rsidR="00000000" w:rsidDel="00000000" w:rsidP="00000000" w:rsidRDefault="00000000" w:rsidRPr="00000000" w14:paraId="00000002">
      <w:pPr>
        <w:rPr>
          <w:ins w:author="Luc LaMontagne" w:id="2" w:date="2026-04-04T23:39:26Z"/>
        </w:rPr>
      </w:pPr>
      <w:ins w:author="Luc LaMontagne" w:id="2" w:date="2026-04-04T23:39:26Z">
        <w:r w:rsidDel="00000000" w:rsidR="00000000" w:rsidRPr="00000000">
          <w:rPr>
            <w:rtl w:val="0"/>
          </w:rPr>
        </w:r>
      </w:ins>
    </w:p>
    <w:p w:rsidR="00000000" w:rsidDel="00000000" w:rsidP="00000000" w:rsidRDefault="00000000" w:rsidRPr="00000000" w14:paraId="00000003">
      <w:pPr>
        <w:rPr/>
      </w:pPr>
      <w:ins w:author="Luc LaMontagne" w:id="2" w:date="2026-04-04T23:39:26Z">
        <w:r w:rsidDel="00000000" w:rsidR="00000000" w:rsidRPr="00000000">
          <w:rPr>
            <w:rtl w:val="0"/>
          </w:rPr>
          <w:t xml:space="preserve">Billion-dollar platforms don’t arise from the advent of new hardware but rather from that hardware’s ability to integrate with our daily lives. </w:t>
        </w:r>
        <w:r w:rsidDel="00000000" w:rsidR="00000000" w:rsidRPr="00000000">
          <w:rPr>
            <w:rtl w:val="0"/>
            <w:rPrChange w:author="Luc LaMontagne" w:id="3" w:date="2026-04-04T23:39:26Z">
              <w:rPr/>
            </w:rPrChange>
          </w:rPr>
          <w:t xml:space="preserve">The winning players in the wearable industry (think Fitbit or the Apple Watch or the WHOOP Strap) don’t just measure biology, they translate it; they make the body legible. Continuous physiological noise is compressed into simple, decision-ready abstractions. Sleep becomes a score. Heart rate variability becomes recovery. Activity becomes rings or strain. </w:t>
        </w:r>
        <w:r w:rsidDel="00000000" w:rsidR="00000000" w:rsidRPr="00000000">
          <w:rPr>
            <w:rtl w:val="0"/>
            <w:rPrChange w:author="Luc LaMontagne" w:id="3" w:date="2026-04-04T23:39:26Z">
              <w:rPr/>
            </w:rPrChange>
          </w:rPr>
          <w:t xml:space="preserve">It's</w:t>
        </w:r>
        <w:r w:rsidDel="00000000" w:rsidR="00000000" w:rsidRPr="00000000">
          <w:rPr>
            <w:rtl w:val="0"/>
            <w:rPrChange w:author="Luc LaMontagne" w:id="3" w:date="2026-04-04T23:39:26Z">
              <w:rPr/>
            </w:rPrChange>
          </w:rPr>
          <w:t xml:space="preserve"> not the sensor, but the system that matters: continuous passive data collection, aggressive compression into intuitive metrics, and tight feedback loops nudge behavior daily. In doing so, wearables turn biology into something operable, a control system rather than a black box.</w:t>
        </w:r>
      </w:ins>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But despite their success, modern wearables have a ceiling. They rely on proxies. Heart rate variability stands in for stress and recovery, sleep stages for restoration, step counts for activity. These signals are useful, but they are downstream. The variable users actually care about, how they perform in the moment,</w:t>
      </w:r>
      <w:commentRangeStart w:id="1"/>
      <w:r w:rsidDel="00000000" w:rsidR="00000000" w:rsidRPr="00000000">
        <w:rPr>
          <w:rtl w:val="0"/>
        </w:rPr>
        <w:t xml:space="preserve"> is cognitive.</w:t>
      </w:r>
      <w:commentRangeEnd w:id="1"/>
      <w:r w:rsidDel="00000000" w:rsidR="00000000" w:rsidRPr="00000000">
        <w:commentReference w:id="1"/>
      </w:r>
      <w:r w:rsidDel="00000000" w:rsidR="00000000" w:rsidRPr="00000000">
        <w:rPr>
          <w:rtl w:val="0"/>
        </w:rPr>
        <w:t xml:space="preserve"> Focus, mental fatigue, decision quality, attention stability. Today’s devices attempt to infer these states indirectly, but the mapping is inherently lossy. </w:t>
      </w:r>
      <w:commentRangeStart w:id="2"/>
      <w:r w:rsidDel="00000000" w:rsidR="00000000" w:rsidRPr="00000000">
        <w:rPr>
          <w:rtl w:val="0"/>
        </w:rPr>
        <w:t xml:space="preserve">Measuring HRV to understand focus is like measuring CPU temperature to infer software performance</w:t>
      </w:r>
      <w:commentRangeEnd w:id="2"/>
      <w:r w:rsidDel="00000000" w:rsidR="00000000" w:rsidRPr="00000000">
        <w:commentReference w:id="2"/>
      </w:r>
      <w:r w:rsidDel="00000000" w:rsidR="00000000" w:rsidRPr="00000000">
        <w:rPr>
          <w:rtl w:val="0"/>
        </w:rPr>
        <w:t xml:space="preserve">. It works directionally, but it misses the system itself. You cannot fully optimize what you do not directly observe.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That unobserved system is the brain. It is not just another metric layered on top of the body. It is the controller that governs everything beneath it. It determines why you feel exhausted despite good sleep, why two people with identical physical metrics produce different outputs, and how effort translates into results. In control theory terms, wearables measure outputs while the brain governs state transitions. Yet in everyday life, cognition remains largely uninstrumented. This is the largest blind spot in consumer health.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natural question, then, is what happens when the wearable playbook is applied one layer higher. This is the bet behind companies like Neurable and products like the MW75 Neuro. The approach is not fundamentally new. It is recursive. Instead of wrist-based sensors, you get passive EEG embedded in familiar form factors like headphones. Instead of raw signals, you get models that map brain activity into primitives like focus or fatigue. And instead of dashboards, you get interventions, subtle prompts to take a break, switch tasks, or adjust workload in real time. If successful, this does not introduce a new feature. It creates a new layer of the stack, a shift from the quantified body to the quantified mind.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What is particularly interesting about Neurable is how deliberately they are following the wearable playbook rather than trying to reinvent it. Their system is built around continuous, passive sensing that does not interrupt the user. The MW75 Neuro integrates EEG sensors directly into premium headphones, meaning the data collection disappears into a behavior that already exists. Listening to music becomes sensing. Working becomes sensing. There is no explicit “measurement moment,” which is critical for long-term adoption.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On top of that hardware layer, Neurable is investing heavily in translation. Their core product is not brain signals but cognitive abstractions like focus scores and mental fatigue indicators. These are designed to behave like recovery scores or strain metrics, familiar enough that users immediately understand how to act on them. The emphasis is not on precision in a clinical sense, but on consistency and usefulness in everyday contexts. If a focus score reliably tells you when to push and when to step back, it becomes actionable regardless of whether the underlying signal is noisy.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They are also pushing into closed-loop systems. Early features include real-time nudges based on detected cognitive states. If attention drops, the system can suggest a break. If fatigue accumulates, it can recommend task switching. Over time, this creates a feedback loop where the system not only observes cognition but shapes it. That is the same loop that made wearables sticky, just applied to mental performance instead of physical activity.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Where this gets even more interesting is what comes next. If wearables made the body legible, and brain wearables make the mind legible, the logical next step is to make the environment responsive. This is the emergence of ambient cognition.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commentRangeStart w:id="3"/>
      <w:r w:rsidDel="00000000" w:rsidR="00000000" w:rsidRPr="00000000">
        <w:rPr>
          <w:rtl w:val="0"/>
        </w:rPr>
        <w:t xml:space="preserve">Ambient cognition</w:t>
      </w:r>
      <w:commentRangeEnd w:id="3"/>
      <w:r w:rsidDel="00000000" w:rsidR="00000000" w:rsidRPr="00000000">
        <w:commentReference w:id="3"/>
      </w:r>
      <w:r w:rsidDel="00000000" w:rsidR="00000000" w:rsidRPr="00000000">
        <w:rPr>
          <w:rtl w:val="0"/>
        </w:rPr>
        <w:t xml:space="preserve"> is the idea that your surroundings adapt in real time to your cognitive state. Lights dim when mental fatigue rises. Notifications are suppressed when focus is high. Music shifts to maintain attention. Workflows reorganize themselves based on your current capacity. Instead of you constantly adjusting to your environment, the environment adjusts to you. Brain wearables become the input layer for a much larger system, one where cognition is not just tracked but continuously supported.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 that world, the value is no longer just in the wearable itself. It is in the ecosystem it enables. The same way APIs turned smartphones into platforms, cognitive state</w:t>
      </w:r>
      <w:ins w:author="Luc LaMontagne" w:id="4" w:date="2026-04-04T23:49:55Z">
        <w:r w:rsidDel="00000000" w:rsidR="00000000" w:rsidRPr="00000000">
          <w:rPr>
            <w:rtl w:val="0"/>
          </w:rPr>
          <w:t xml:space="preserve">s</w:t>
        </w:r>
      </w:ins>
      <w:r w:rsidDel="00000000" w:rsidR="00000000" w:rsidRPr="00000000">
        <w:rPr>
          <w:rtl w:val="0"/>
        </w:rPr>
        <w:t xml:space="preserve"> could become an input that other systems build on top of. Productivity tools, operating systems, even physical spaces could integrate with it. The interface for performance becomes distributed across everything you interact with.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Still, the product that wins in this category will not look like a brain reader. Raw data is not the value. No one wants to interpret frequency bands or stare at signal traces. The winning interface will feel familiar: a single score that captures cognitive state, paired with a clear recommendation and a feedback loop that improves outcomes over time. The complexity will live under the hood, just as it does with today’s best wearables. On the surface, it will feel obvious.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What is not obvious, and what may ultimately matter most, is trust. Cognitive data is categorically different from physical data. It is more intimate, more inferential, and more susceptible to misuse. If heart rate variability is sensitive, attention is existential. That raises the bar significantly. Companies operating in this space cannot simply be data companies. They must be stewards of something far more personal. Without trust, adoption stalls, enterprise use cases collapse, and regulation accelerates. The defensibility of these systems will come not just from their technology, but from their credibility in handling the self.</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Wearables expanded computing onto the body. The next expansion is into the mind, and it will likely happen in the same quiet, incremental way: better sensors, better abstractions, better feedback loops. The pattern is already familiar: instrument, translate, act, habituate, and eventually, platform. That pattern built the current generation of wearables. Applied one layer higher, it suggests a simple but profound shift. The dominant interface for performance will not be a record of what your body did. It will be an indication of what your brain is ready to do.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Companies like </w:t>
      </w:r>
      <w:commentRangeStart w:id="4"/>
      <w:r w:rsidDel="00000000" w:rsidR="00000000" w:rsidRPr="00000000">
        <w:rPr>
          <w:rtl w:val="0"/>
        </w:rPr>
        <w:t xml:space="preserve">Neurable </w:t>
      </w:r>
      <w:commentRangeEnd w:id="4"/>
      <w:r w:rsidDel="00000000" w:rsidR="00000000" w:rsidRPr="00000000">
        <w:commentReference w:id="4"/>
      </w:r>
      <w:r w:rsidDel="00000000" w:rsidR="00000000" w:rsidRPr="00000000">
        <w:rPr>
          <w:rtl w:val="0"/>
        </w:rPr>
        <w:t xml:space="preserve">are early, but they are pointed in the right direction. And in platform shifts, direction tends to matter more than timing. The wrist made health visible. The head will make it actionable. The environment will make it invisible.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And if this direction resonates, there is more coming. Early next month, I have some very exciting news to share with you all. Stay </w:t>
      </w:r>
      <w:commentRangeStart w:id="5"/>
      <w:r w:rsidDel="00000000" w:rsidR="00000000" w:rsidRPr="00000000">
        <w:rPr>
          <w:rtl w:val="0"/>
        </w:rPr>
        <w:t xml:space="preserve">tuned</w:t>
      </w:r>
      <w:commentRangeEnd w:id="5"/>
      <w:r w:rsidDel="00000000" w:rsidR="00000000" w:rsidRPr="00000000">
        <w:commentReference w:id="5"/>
      </w: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c LaMontagne" w:id="4" w:date="2026-04-04T23:37:43Z">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Wondering why you are leaning on neurable in the piece, I think apple will follow suit but maybe this is just a callback- their story does work well to support your argument</w:t>
      </w:r>
    </w:p>
  </w:comment>
  <w:comment w:author="Luc LaMontagne" w:id="1" w:date="2026-04-04T23:49:06Z">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felt hooked in paragraph 2</w:t>
      </w:r>
    </w:p>
  </w:comment>
  <w:comment w:author="Luc LaMontagne" w:id="2" w:date="2026-04-04T23:48:29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analogy</w:t>
      </w:r>
    </w:p>
  </w:comment>
  <w:comment w:author="Luc LaMontagne" w:id="5" w:date="2026-04-04T23:36:56Z">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Phenomenal. exciting read, very few notes.</w:t>
      </w:r>
    </w:p>
  </w:comment>
  <w:comment w:author="Luc LaMontagne" w:id="0" w:date="2026-04-04T23:47:39Z">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really like the bones of the intro but i think it could be a little punchier to really bring the reader in. I added a sample rewrite— although im not sure if that achieves what I'm getting at.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also am wondering why you chose to keep the intro past tense.</w:t>
      </w:r>
    </w:p>
  </w:comment>
  <w:comment w:author="Luc LaMontagne" w:id="3" w:date="2026-04-04T23:49:28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interesting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